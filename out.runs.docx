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lang w:val="en-GB"/>
        </w:rPr>
        <w:t>Work-document torture fixture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lang w:val="nl-NL"/>
              </w:rPr>
              <w:t>Article 1</w:t>
            </w:r>
          </w:p>
        </w:tc>
        <w:tc>
          <w:tcPr>
            <w:tcW w:w="4500" w:type="dxa"/>
          </w:tcPr>
          <w:p>
            <w:r>
              <w:rPr>
                <w:lang w:val="fr-FR"/>
              </w:rPr>
              <w:t>General terms and conditions</w:t>
            </w:r>
          </w:p>
        </w:tc>
      </w:tr>
      <w:tr>
        <w:tc>
          <w:tcPr>
            <w:tcW w:w="9000" w:type="dxa"/>
            <w:gridSpan w:val="2"/>
          </w:tcPr>
          <w:p>
            <w:r>
              <w:rPr>
                <w:lang w:val="de-DE"/>
              </w:rPr>
              <w:t>Summary of the conditions</w:t>
            </w:r>
          </w:p>
        </w:tc>
      </w:tr>
    </w:tbl>
    <w:p>
      <w:r>
        <w:t xml:space="preserve">See </w:t>
      </w:r>
      <w:hyperlink r:id="rIdHl1">
        <w:r>
          <w:rPr>
            <w:rStyle w:val="Hyperlink"/>
          </w:rPr>
          <w:t>the signed contract</w:t>
        </w:r>
      </w:hyperlink>
      <w:r>
        <w:t xml:space="preserve"> for the full terms.</w:t>
      </w:r>
    </w:p>
    <w:p>
      <w:r>
        <w:rPr>
          <w:lang w:val="nl-NL"/>
        </w:rPr>
        <w:t xml:space="preserve">Please see the attached terms and conditions</w:t>
      </w:r>
      <w:r>
        <w:rPr>
          <w:rStyle w:val="FootnoteReference"/>
        </w:rPr>
        <w:footnoteReference w:id="1"/>
      </w:r>
      <w:r>
        <w:t>.</w:t>
      </w:r>
    </w:p>
    <w:p>
      <w:r>
        <w:t xml:space="preserve">The deadline </w:t>
      </w:r>
      <w:ins w:id="1" w:author="reviewer" w:date="2026-01-01T00:00:00Z">
        <w:r>
          <w:t>is strictly binding</w:t>
        </w:r>
      </w:ins>
      <w:r>
        <w:t>.</w:t>
      </w:r>
    </w:p>
    <w:p>
      <w:r>
        <w:t xml:space="preserve">Payment is </w:t>
      </w:r>
      <w:r>
        <w:rPr>
          <w:b/>
        </w:rPr>
        <w:t>mandatory</w:t>
      </w:r>
      <w:r>
        <w:t xml:space="preserve"> now.</w:t>
      </w:r>
    </w:p>
    <w:sectPr>
      <w:pgSz w:w="11906" w:h="16838"/>
      <w:pgMar w:top="1417" w:right="1417" w:bottom="1417" w:left="1417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lang w:val="nl-NL"/>
        </w:rPr>
        <w:t>Confidential footnote.</w:t>
      </w:r>
    </w:p>
  </w:footnote>
</w:footnotes>
</file>

<file path=word/settings.xml><?xml version="1.0" encoding="utf-8"?>
<w:settings xmlns:w="http://schemas.openxmlformats.org/wordprocessingml/2006/main">
  <w:themeFontLang w:val="en-GB" w:eastAsia="ja-JP"/>
</w:settings>
</file>

<file path=word/styles.xml><?xml version="1.0" encoding="utf-8"?>
<w:styles xmlns:w="http://schemas.openxmlformats.org/wordprocessingml/2006/main">
  <w:docDefaults>
    <w:rPrDefault>
      <w:rPr>
        <w:lang w:val="en-GB" w:eastAsia="ja-JP"/>
      </w:rPr>
    </w:rPrDefault>
  </w:docDefaults>
  <w:style w:type="paragraph" w:default="1" w:styleId="Normal">
    <w:name w:val="Normal"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Hl1" Type="http://schemas.openxmlformats.org/officeDocument/2006/relationships/hyperlink" Target="https://example.com/contract" TargetMode="External"/>
</Relationships>
</file>